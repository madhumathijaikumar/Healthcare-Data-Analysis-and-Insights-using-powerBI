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56C" w:rsidRDefault="00B4456C" w:rsidP="00C82DC5">
      <w:pPr>
        <w:rPr>
          <w:ins w:id="0" w:author="jaikumar rajendran" w:date="2024-09-16T13:24:00Z"/>
          <w:b/>
        </w:rPr>
      </w:pPr>
      <w:ins w:id="1" w:author="jaikumar rajendran" w:date="2024-09-16T13:24:00Z">
        <w:r w:rsidRPr="00B4456C">
          <w:rPr>
            <w:b/>
          </w:rPr>
          <w:t>1) Importing Data</w:t>
        </w:r>
      </w:ins>
    </w:p>
    <w:p w:rsidR="00C82DC5" w:rsidRPr="00B4456C" w:rsidRDefault="00C82DC5" w:rsidP="00C82DC5">
      <w:pPr>
        <w:rPr>
          <w:rPrChange w:id="2" w:author="jaikumar rajendran" w:date="2024-09-16T13:24:00Z">
            <w:rPr>
              <w:b/>
            </w:rPr>
          </w:rPrChange>
        </w:rPr>
      </w:pPr>
      <w:r w:rsidRPr="00B4456C">
        <w:rPr>
          <w:rPrChange w:id="3" w:author="jaikumar rajendran" w:date="2024-09-16T13:24:00Z">
            <w:rPr>
              <w:b/>
            </w:rPr>
          </w:rPrChange>
        </w:rPr>
        <w:t>Import the "LoanDetails" and "BorrowerDetails" sheets from the "bank loan.xlsx"</w:t>
      </w:r>
    </w:p>
    <w:p w:rsidR="00897F21" w:rsidRPr="00B4456C" w:rsidRDefault="00C82DC5" w:rsidP="00C82DC5">
      <w:pPr>
        <w:rPr>
          <w:rPrChange w:id="4" w:author="jaikumar rajendran" w:date="2024-09-16T13:24:00Z">
            <w:rPr>
              <w:b/>
            </w:rPr>
          </w:rPrChange>
        </w:rPr>
      </w:pPr>
      <w:r w:rsidRPr="00B4456C">
        <w:rPr>
          <w:rPrChange w:id="5" w:author="jaikumar rajendran" w:date="2024-09-16T13:24:00Z">
            <w:rPr>
              <w:b/>
            </w:rPr>
          </w:rPrChange>
        </w:rPr>
        <w:t>file into Power BI.</w:t>
      </w:r>
    </w:p>
    <w:p w:rsidR="00C82DC5" w:rsidRDefault="00C82DC5" w:rsidP="00C82DC5">
      <w:pPr>
        <w:rPr>
          <w:b/>
        </w:rPr>
      </w:pPr>
    </w:p>
    <w:p w:rsidR="00C82DC5" w:rsidRDefault="00C82DC5" w:rsidP="00C82DC5">
      <w:pPr>
        <w:rPr>
          <w:b/>
          <w:noProof/>
          <w:lang w:eastAsia="en-IN"/>
        </w:rPr>
      </w:pPr>
      <w:r w:rsidRPr="00C82DC5">
        <w:rPr>
          <w:b/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3" name="Picture 3" descr="C:\Users\jaikumar\Pictures\Screenshots\Screenshot (2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ikumar\Pictures\Screenshots\Screenshot (220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56C" w:rsidRDefault="00B4456C" w:rsidP="00C82DC5">
      <w:pPr>
        <w:rPr>
          <w:ins w:id="6" w:author="jaikumar rajendran" w:date="2024-09-16T13:24:00Z"/>
          <w:b/>
          <w:noProof/>
          <w:lang w:eastAsia="en-IN"/>
        </w:rPr>
      </w:pPr>
    </w:p>
    <w:p w:rsidR="00C82DC5" w:rsidRDefault="00C82DC5" w:rsidP="00C82DC5">
      <w:pPr>
        <w:rPr>
          <w:ins w:id="7" w:author="jaikumar rajendran" w:date="2024-09-16T13:24:00Z"/>
          <w:b/>
        </w:rPr>
      </w:pPr>
      <w:r w:rsidRPr="00C82DC5">
        <w:rPr>
          <w:b/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1" name="Picture 1" descr="C:\Users\jaikumar\Pictures\Screenshots\Screenshot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ikumar\Pictures\Screenshots\Screenshot (22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73" cy="323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56C" w:rsidRDefault="00B4456C" w:rsidP="00C82DC5">
      <w:pPr>
        <w:rPr>
          <w:ins w:id="8" w:author="jaikumar rajendran" w:date="2024-09-16T13:24:00Z"/>
          <w:b/>
        </w:rPr>
      </w:pPr>
    </w:p>
    <w:p w:rsidR="00B4456C" w:rsidRDefault="00B4456C" w:rsidP="00C82DC5">
      <w:pPr>
        <w:rPr>
          <w:ins w:id="9" w:author="jaikumar rajendran" w:date="2024-09-16T13:24:00Z"/>
          <w:b/>
        </w:rPr>
      </w:pPr>
    </w:p>
    <w:p w:rsidR="00B4456C" w:rsidRDefault="00B4456C" w:rsidP="00C82DC5">
      <w:pPr>
        <w:rPr>
          <w:ins w:id="10" w:author="jaikumar rajendran" w:date="2024-09-16T13:24:00Z"/>
          <w:b/>
        </w:rPr>
      </w:pPr>
    </w:p>
    <w:p w:rsidR="00B4456C" w:rsidRPr="00B4456C" w:rsidRDefault="00B4456C" w:rsidP="00B4456C">
      <w:pPr>
        <w:rPr>
          <w:ins w:id="11" w:author="jaikumar rajendran" w:date="2024-09-16T13:24:00Z"/>
          <w:b/>
        </w:rPr>
      </w:pPr>
      <w:ins w:id="12" w:author="jaikumar rajendran" w:date="2024-09-16T13:24:00Z">
        <w:r w:rsidRPr="00B4456C">
          <w:rPr>
            <w:b/>
          </w:rPr>
          <w:lastRenderedPageBreak/>
          <w:t>2) Transformation Using Power Query</w:t>
        </w:r>
      </w:ins>
    </w:p>
    <w:p w:rsidR="00B4456C" w:rsidRPr="00B4456C" w:rsidRDefault="00B4456C" w:rsidP="00B4456C">
      <w:pPr>
        <w:rPr>
          <w:ins w:id="13" w:author="jaikumar rajendran" w:date="2024-09-16T13:24:00Z"/>
          <w:b/>
        </w:rPr>
      </w:pPr>
      <w:ins w:id="14" w:author="jaikumar rajendran" w:date="2024-09-16T13:24:00Z">
        <w:r w:rsidRPr="00B4456C">
          <w:rPr>
            <w:b/>
          </w:rPr>
          <w:t>Data Cleaning:</w:t>
        </w:r>
      </w:ins>
    </w:p>
    <w:p w:rsidR="00B4456C" w:rsidRPr="00B4456C" w:rsidRDefault="00B4456C" w:rsidP="00B4456C">
      <w:pPr>
        <w:rPr>
          <w:ins w:id="15" w:author="jaikumar rajendran" w:date="2024-09-16T13:24:00Z"/>
          <w:b/>
        </w:rPr>
      </w:pPr>
      <w:ins w:id="16" w:author="jaikumar rajendran" w:date="2024-09-16T13:24:00Z">
        <w:r w:rsidRPr="00B4456C">
          <w:rPr>
            <w:b/>
          </w:rPr>
          <w:t>Handling Missing Values and Duplicates:</w:t>
        </w:r>
      </w:ins>
    </w:p>
    <w:p w:rsidR="00B4456C" w:rsidRPr="00B4456C" w:rsidRDefault="00B4456C" w:rsidP="00B4456C">
      <w:pPr>
        <w:rPr>
          <w:ins w:id="17" w:author="jaikumar rajendran" w:date="2024-09-16T13:24:00Z"/>
        </w:rPr>
      </w:pPr>
      <w:ins w:id="18" w:author="jaikumar rajendran" w:date="2024-09-16T13:24:00Z">
        <w:r w:rsidRPr="00B4456C">
          <w:t xml:space="preserve"> Replace missing values (null) in the 'emp_length' column of the "BorrowerDetails"</w:t>
        </w:r>
      </w:ins>
    </w:p>
    <w:p w:rsidR="00B4456C" w:rsidRDefault="00B4456C" w:rsidP="00B4456C">
      <w:pPr>
        <w:rPr>
          <w:ins w:id="19" w:author="jaikumar rajendran" w:date="2024-09-16T13:24:00Z"/>
        </w:rPr>
      </w:pPr>
      <w:ins w:id="20" w:author="jaikumar rajendran" w:date="2024-09-16T13:24:00Z">
        <w:r w:rsidRPr="00B4456C">
          <w:t>table with '0 year'.</w:t>
        </w:r>
      </w:ins>
    </w:p>
    <w:p w:rsidR="00B4456C" w:rsidRDefault="00B4456C" w:rsidP="00B4456C">
      <w:pPr>
        <w:rPr>
          <w:ins w:id="21" w:author="jaikumar rajendran" w:date="2024-09-16T13:24:00Z"/>
        </w:rPr>
      </w:pPr>
    </w:p>
    <w:p w:rsidR="00B4456C" w:rsidRDefault="00B4456C" w:rsidP="00B4456C">
      <w:pPr>
        <w:rPr>
          <w:ins w:id="22" w:author="jaikumar rajendran" w:date="2024-09-16T13:24:00Z"/>
        </w:rPr>
      </w:pPr>
      <w:ins w:id="23" w:author="jaikumar rajendran" w:date="2024-09-16T13:24:00Z">
        <w:r w:rsidRPr="00B4456C">
          <w:rPr>
            <w:noProof/>
            <w:lang w:eastAsia="en-IN"/>
          </w:rPr>
          <w:drawing>
            <wp:inline distT="0" distB="0" distL="0" distR="0" wp14:anchorId="21872E08" wp14:editId="59FDB2F9">
              <wp:extent cx="4195287" cy="2359158"/>
              <wp:effectExtent l="0" t="0" r="0" b="3175"/>
              <wp:docPr id="4" name="Picture 4" descr="C:\Users\jaikumar\Pictures\Screenshots\Screenshot (222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jaikumar\Pictures\Screenshots\Screenshot (222).pn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219210" cy="23726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Default="00E20FCA" w:rsidP="00B4456C">
      <w:pPr>
        <w:rPr>
          <w:ins w:id="24" w:author="jaikumar rajendran" w:date="2024-09-16T13:24:00Z"/>
        </w:rPr>
      </w:pPr>
    </w:p>
    <w:p w:rsidR="00B4456C" w:rsidRDefault="00B4456C" w:rsidP="00B4456C">
      <w:pPr>
        <w:rPr>
          <w:ins w:id="25" w:author="jaikumar rajendran" w:date="2024-09-16T13:24:00Z"/>
        </w:rPr>
      </w:pPr>
      <w:ins w:id="26" w:author="jaikumar rajendran" w:date="2024-09-16T13:24:00Z">
        <w:r w:rsidRPr="00B4456C">
          <w:rPr>
            <w:noProof/>
            <w:lang w:eastAsia="en-IN"/>
          </w:rPr>
          <w:drawing>
            <wp:inline distT="0" distB="0" distL="0" distR="0">
              <wp:extent cx="4244196" cy="2386662"/>
              <wp:effectExtent l="0" t="0" r="4445" b="0"/>
              <wp:docPr id="5" name="Picture 5" descr="C:\Users\jaikumar\Pictures\Screenshots\Screenshot (223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C:\Users\jaikumar\Pictures\Screenshots\Screenshot (223).png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15743" cy="24268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B4456C" w:rsidRDefault="00B4456C" w:rsidP="00B4456C">
      <w:pPr>
        <w:rPr>
          <w:ins w:id="27" w:author="jaikumar rajendran" w:date="2024-09-16T13:24:00Z"/>
          <w:noProof/>
          <w:lang w:eastAsia="en-IN"/>
        </w:rPr>
      </w:pPr>
    </w:p>
    <w:p w:rsidR="00B4456C" w:rsidRDefault="00B4456C" w:rsidP="00B4456C">
      <w:pPr>
        <w:rPr>
          <w:ins w:id="28" w:author="jaikumar rajendran" w:date="2024-09-16T13:24:00Z"/>
        </w:rPr>
      </w:pPr>
      <w:ins w:id="29" w:author="jaikumar rajendran" w:date="2024-09-16T13:24:00Z">
        <w:r w:rsidRPr="00B4456C">
          <w:t>Remove rows with missing values in the 'last_pymnt_d' and 'delinq_2yrs' columns.</w:t>
        </w:r>
      </w:ins>
    </w:p>
    <w:p w:rsidR="00B4456C" w:rsidRDefault="00B4456C" w:rsidP="00B4456C">
      <w:pPr>
        <w:rPr>
          <w:ins w:id="30" w:author="jaikumar rajendran" w:date="2024-09-16T13:24:00Z"/>
        </w:rPr>
      </w:pPr>
    </w:p>
    <w:p w:rsidR="00A46565" w:rsidRDefault="00A46565" w:rsidP="00B4456C">
      <w:pPr>
        <w:rPr>
          <w:ins w:id="31" w:author="jaikumar rajendran" w:date="2024-09-16T13:24:00Z"/>
        </w:rPr>
      </w:pPr>
      <w:ins w:id="32" w:author="jaikumar rajendran" w:date="2024-09-16T13:24:00Z">
        <w:r w:rsidRPr="00A46565">
          <w:rPr>
            <w:noProof/>
            <w:lang w:eastAsia="en-IN"/>
          </w:rPr>
          <w:lastRenderedPageBreak/>
          <w:drawing>
            <wp:inline distT="0" distB="0" distL="0" distR="0">
              <wp:extent cx="4740165" cy="2665562"/>
              <wp:effectExtent l="0" t="0" r="3810" b="1905"/>
              <wp:docPr id="12" name="Picture 12" descr="C:\Users\jaikumar\Pictures\Screenshots\Screenshot (227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C:\Users\jaikumar\Pictures\Screenshots\Screenshot (227).png"/>
                      <pic:cNvPicPr>
                        <a:picLocks noChangeAspect="1" noChangeArrowheads="1"/>
                      </pic:cNvPicPr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761290" cy="26774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A46565" w:rsidRDefault="00A46565" w:rsidP="00B4456C">
      <w:pPr>
        <w:rPr>
          <w:ins w:id="33" w:author="jaikumar rajendran" w:date="2024-09-16T13:24:00Z"/>
        </w:rPr>
      </w:pPr>
    </w:p>
    <w:p w:rsidR="00A46565" w:rsidRDefault="00A46565" w:rsidP="00B4456C">
      <w:pPr>
        <w:rPr>
          <w:ins w:id="34" w:author="jaikumar rajendran" w:date="2024-09-16T13:24:00Z"/>
        </w:rPr>
      </w:pPr>
    </w:p>
    <w:p w:rsidR="00A46565" w:rsidRDefault="00A46565" w:rsidP="00B4456C">
      <w:pPr>
        <w:rPr>
          <w:ins w:id="35" w:author="jaikumar rajendran" w:date="2024-09-16T13:24:00Z"/>
        </w:rPr>
      </w:pPr>
    </w:p>
    <w:p w:rsidR="00A46565" w:rsidRDefault="00A46565" w:rsidP="00B4456C">
      <w:pPr>
        <w:rPr>
          <w:ins w:id="36" w:author="jaikumar rajendran" w:date="2024-09-16T13:24:00Z"/>
        </w:rPr>
      </w:pPr>
      <w:ins w:id="37" w:author="jaikumar rajendran" w:date="2024-09-16T13:24:00Z">
        <w:r w:rsidRPr="00A46565">
          <w:rPr>
            <w:noProof/>
            <w:lang w:eastAsia="en-IN"/>
          </w:rPr>
          <w:drawing>
            <wp:inline distT="0" distB="0" distL="0" distR="0">
              <wp:extent cx="4823046" cy="2712169"/>
              <wp:effectExtent l="0" t="0" r="0" b="0"/>
              <wp:docPr id="11" name="Picture 11" descr="C:\Users\jaikumar\Pictures\Screenshots\Screenshot (228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" descr="C:\Users\jaikumar\Pictures\Screenshots\Screenshot (228).png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41632" cy="2722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A46565" w:rsidRDefault="00A46565" w:rsidP="00B4456C">
      <w:pPr>
        <w:rPr>
          <w:ins w:id="38" w:author="jaikumar rajendran" w:date="2024-09-16T13:24:00Z"/>
        </w:rPr>
      </w:pPr>
    </w:p>
    <w:p w:rsidR="00A46565" w:rsidRDefault="00A46565" w:rsidP="00B4456C">
      <w:pPr>
        <w:rPr>
          <w:ins w:id="39" w:author="jaikumar rajendran" w:date="2024-09-16T13:24:00Z"/>
        </w:rPr>
      </w:pPr>
    </w:p>
    <w:p w:rsidR="00A46565" w:rsidRDefault="00A46565" w:rsidP="00B4456C">
      <w:pPr>
        <w:rPr>
          <w:ins w:id="40" w:author="jaikumar rajendran" w:date="2024-09-16T13:24:00Z"/>
        </w:rPr>
      </w:pPr>
    </w:p>
    <w:p w:rsidR="00A46565" w:rsidRDefault="00A46565" w:rsidP="00B4456C">
      <w:pPr>
        <w:rPr>
          <w:ins w:id="41" w:author="jaikumar rajendran" w:date="2024-09-16T13:24:00Z"/>
        </w:rPr>
      </w:pPr>
    </w:p>
    <w:p w:rsidR="00A46565" w:rsidRDefault="00A46565" w:rsidP="00B4456C">
      <w:pPr>
        <w:rPr>
          <w:ins w:id="42" w:author="jaikumar rajendran" w:date="2024-09-16T13:24:00Z"/>
        </w:rPr>
      </w:pPr>
    </w:p>
    <w:p w:rsidR="00A46565" w:rsidRDefault="00A46565" w:rsidP="00B4456C">
      <w:pPr>
        <w:rPr>
          <w:ins w:id="43" w:author="jaikumar rajendran" w:date="2024-09-16T13:24:00Z"/>
        </w:rPr>
      </w:pPr>
    </w:p>
    <w:p w:rsidR="00A46565" w:rsidRDefault="00A46565" w:rsidP="00B4456C">
      <w:pPr>
        <w:rPr>
          <w:ins w:id="44" w:author="jaikumar rajendran" w:date="2024-09-16T13:24:00Z"/>
        </w:rPr>
      </w:pPr>
    </w:p>
    <w:p w:rsidR="00A46565" w:rsidRDefault="00A46565" w:rsidP="00B4456C">
      <w:pPr>
        <w:rPr>
          <w:ins w:id="45" w:author="jaikumar rajendran" w:date="2024-09-16T13:24:00Z"/>
        </w:rPr>
      </w:pPr>
    </w:p>
    <w:p w:rsidR="00A46565" w:rsidRDefault="00A46565" w:rsidP="00B4456C">
      <w:pPr>
        <w:rPr>
          <w:ins w:id="46" w:author="jaikumar rajendran" w:date="2024-09-16T13:24:00Z"/>
        </w:rPr>
      </w:pPr>
      <w:ins w:id="47" w:author="jaikumar rajendran" w:date="2024-09-16T13:24:00Z">
        <w:r w:rsidRPr="00A46565">
          <w:lastRenderedPageBreak/>
          <w:t>Remove duplicate rows in the 'id' co</w:t>
        </w:r>
        <w:r>
          <w:t>lumn of the "LoanDetails" table</w:t>
        </w:r>
      </w:ins>
    </w:p>
    <w:p w:rsidR="00A46565" w:rsidRDefault="00A46565" w:rsidP="00B4456C">
      <w:pPr>
        <w:rPr>
          <w:ins w:id="48" w:author="jaikumar rajendran" w:date="2024-09-16T13:24:00Z"/>
        </w:rPr>
      </w:pPr>
      <w:ins w:id="49" w:author="jaikumar rajendran" w:date="2024-09-16T13:24:00Z">
        <w:r w:rsidRPr="00A46565">
          <w:rPr>
            <w:noProof/>
            <w:lang w:eastAsia="en-IN"/>
          </w:rPr>
          <w:drawing>
            <wp:inline distT="0" distB="0" distL="0" distR="0">
              <wp:extent cx="5451015" cy="3065298"/>
              <wp:effectExtent l="0" t="0" r="0" b="1905"/>
              <wp:docPr id="14" name="Picture 14" descr="C:\Users\jaikumar\Pictures\Screenshots\Screenshot (229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 descr="C:\Users\jaikumar\Pictures\Screenshots\Screenshot (229).png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85028" cy="3084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A46565">
          <w:rPr>
            <w:noProof/>
            <w:lang w:eastAsia="en-IN"/>
          </w:rPr>
          <w:drawing>
            <wp:inline distT="0" distB="0" distL="0" distR="0">
              <wp:extent cx="5415805" cy="3045498"/>
              <wp:effectExtent l="0" t="0" r="0" b="2540"/>
              <wp:docPr id="13" name="Picture 13" descr="C:\Users\jaikumar\Pictures\Screenshots\Screenshot (230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 descr="C:\Users\jaikumar\Pictures\Screenshots\Screenshot (230).png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32738" cy="3055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142FBC" w:rsidRDefault="00142FBC" w:rsidP="00E20FCA"/>
    <w:p w:rsidR="00E20FCA" w:rsidRPr="00E20FCA" w:rsidRDefault="00E20FCA" w:rsidP="00E20FCA">
      <w:pPr>
        <w:rPr>
          <w:ins w:id="50" w:author="jaikumar rajendran" w:date="2024-09-16T13:24:00Z"/>
          <w:b/>
        </w:rPr>
      </w:pPr>
      <w:ins w:id="51" w:author="jaikumar rajendran" w:date="2024-09-16T13:24:00Z">
        <w:r w:rsidRPr="00E20FCA">
          <w:rPr>
            <w:b/>
          </w:rPr>
          <w:t>Dealing with Inconsistencies:</w:t>
        </w:r>
      </w:ins>
    </w:p>
    <w:p w:rsidR="00E20FCA" w:rsidRDefault="00E20FCA" w:rsidP="00E20FCA">
      <w:pPr>
        <w:rPr>
          <w:ins w:id="52" w:author="jaikumar rajendran" w:date="2024-09-16T13:24:00Z"/>
        </w:rPr>
      </w:pPr>
      <w:ins w:id="53" w:author="jaikumar rajendran" w:date="2024-09-16T13:24:00Z">
        <w:r>
          <w:rPr>
            <w:rFonts w:ascii="Segoe UI Symbol" w:hAnsi="Segoe UI Symbol" w:cs="Segoe UI Symbol"/>
          </w:rPr>
          <w:t xml:space="preserve"> </w:t>
        </w:r>
        <w:r>
          <w:t>Ensure words in the 'purpose' column are separated by spaces instead of</w:t>
        </w:r>
      </w:ins>
    </w:p>
    <w:p w:rsidR="00E20FCA" w:rsidRDefault="00E20FCA" w:rsidP="00E20FCA">
      <w:pPr>
        <w:rPr>
          <w:ins w:id="54" w:author="jaikumar rajendran" w:date="2024-09-16T13:24:00Z"/>
        </w:rPr>
      </w:pPr>
      <w:ins w:id="55" w:author="jaikumar rajendran" w:date="2024-09-16T13:24:00Z">
        <w:r>
          <w:t>underscores (e.g., "credit card" instead of "credit_card").</w:t>
        </w:r>
      </w:ins>
    </w:p>
    <w:p w:rsidR="00E20FCA" w:rsidRDefault="00E20FCA" w:rsidP="00E20FCA">
      <w:pPr>
        <w:rPr>
          <w:ins w:id="56" w:author="jaikumar rajendran" w:date="2024-09-16T13:24:00Z"/>
        </w:rPr>
      </w:pPr>
      <w:ins w:id="57" w:author="jaikumar rajendran" w:date="2024-09-16T13:24:00Z">
        <w:r w:rsidRPr="00E20FCA">
          <w:rPr>
            <w:noProof/>
            <w:lang w:eastAsia="en-IN"/>
          </w:rPr>
          <w:lastRenderedPageBreak/>
          <w:drawing>
            <wp:inline distT="0" distB="0" distL="0" distR="0">
              <wp:extent cx="5809615" cy="3266951"/>
              <wp:effectExtent l="0" t="0" r="635" b="0"/>
              <wp:docPr id="16" name="Picture 16" descr="C:\Users\jaikumar\Pictures\Screenshots\Screenshot (23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 descr="C:\Users\jaikumar\Pictures\Screenshots\Screenshot (231).png"/>
                      <pic:cNvPicPr>
                        <a:picLocks noChangeAspect="1" noChangeArrowheads="1"/>
                      </pic:cNvPicPr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37018" cy="3282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Default="00E20FCA" w:rsidP="00E20FCA">
      <w:pPr>
        <w:rPr>
          <w:ins w:id="58" w:author="jaikumar rajendran" w:date="2024-09-16T13:24:00Z"/>
        </w:rPr>
      </w:pPr>
    </w:p>
    <w:p w:rsidR="00E20FCA" w:rsidRDefault="00E20FCA" w:rsidP="00E20FCA">
      <w:pPr>
        <w:rPr>
          <w:ins w:id="59" w:author="jaikumar rajendran" w:date="2024-09-16T13:24:00Z"/>
        </w:rPr>
      </w:pPr>
    </w:p>
    <w:p w:rsidR="00E20FCA" w:rsidRDefault="00E20FCA" w:rsidP="00E20FCA">
      <w:pPr>
        <w:rPr>
          <w:ins w:id="60" w:author="jaikumar rajendran" w:date="2024-09-16T13:24:00Z"/>
          <w:noProof/>
          <w:lang w:eastAsia="en-IN"/>
        </w:rPr>
      </w:pPr>
    </w:p>
    <w:p w:rsidR="00142FBC" w:rsidRDefault="0088610D" w:rsidP="00E20FCA">
      <w:ins w:id="61" w:author="jaikumar rajendran" w:date="2024-09-16T13:24:00Z">
        <w:r w:rsidRPr="00E20FCA">
          <w:rPr>
            <w:noProof/>
            <w:lang w:eastAsia="en-IN"/>
          </w:rPr>
          <w:lastRenderedPageBreak/>
          <w:drawing>
            <wp:inline distT="0" distB="0" distL="0" distR="0" wp14:anchorId="02A1C9C6" wp14:editId="13C6606B">
              <wp:extent cx="5512217" cy="3099713"/>
              <wp:effectExtent l="0" t="0" r="0" b="5715"/>
              <wp:docPr id="21" name="Picture 21" descr="C:\Users\jaikumar\Pictures\Screenshots\Screenshot (236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9" descr="C:\Users\jaikumar\Pictures\Screenshots\Screenshot (236).png"/>
                      <pic:cNvPicPr>
                        <a:picLocks noChangeAspect="1" noChangeArrowheads="1"/>
                      </pic:cNvPicPr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60682" cy="31269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E20FCA" w:rsidRPr="00E20FCA">
          <w:rPr>
            <w:noProof/>
            <w:lang w:eastAsia="en-IN"/>
          </w:rPr>
          <w:drawing>
            <wp:inline distT="0" distB="0" distL="0" distR="0">
              <wp:extent cx="5809954" cy="3267141"/>
              <wp:effectExtent l="0" t="0" r="635" b="0"/>
              <wp:docPr id="15" name="Picture 15" descr="C:\Users\jaikumar\Pictures\Screenshots\Screenshot (232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3" descr="C:\Users\jaikumar\Pictures\Screenshots\Screenshot (232).png"/>
                      <pic:cNvPicPr>
                        <a:picLocks noChangeAspect="1" noChangeArrowheads="1"/>
                      </pic:cNvPicPr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833842" cy="328057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Default="00E20FCA" w:rsidP="00E20FCA">
      <w:pPr>
        <w:rPr>
          <w:ins w:id="62" w:author="jaikumar rajendran" w:date="2024-09-16T13:24:00Z"/>
        </w:rPr>
      </w:pPr>
      <w:ins w:id="63" w:author="jaikumar rajendran" w:date="2024-09-16T13:24:00Z">
        <w:r w:rsidRPr="00E20FCA">
          <w:lastRenderedPageBreak/>
          <w:t>Format the 'purpose' and 'home_ow</w:t>
        </w:r>
        <w:r>
          <w:t>nership' columns to proper case</w:t>
        </w:r>
        <w:r w:rsidRPr="00E20FCA">
          <w:rPr>
            <w:noProof/>
            <w:lang w:eastAsia="en-IN"/>
          </w:rPr>
          <w:drawing>
            <wp:inline distT="0" distB="0" distL="0" distR="0">
              <wp:extent cx="5498476" cy="3091986"/>
              <wp:effectExtent l="0" t="0" r="6985" b="0"/>
              <wp:docPr id="19" name="Picture 19" descr="C:\Users\jaikumar\Pictures\Screenshots\Screenshot (234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7" descr="C:\Users\jaikumar\Pictures\Screenshots\Screenshot (234).png"/>
                      <pic:cNvPicPr>
                        <a:picLocks noChangeAspect="1" noChangeArrowheads="1"/>
                      </pic:cNvPicPr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35129" cy="31125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Default="00E20FCA" w:rsidP="00E20FCA">
      <w:pPr>
        <w:rPr>
          <w:ins w:id="64" w:author="jaikumar rajendran" w:date="2024-09-16T13:24:00Z"/>
        </w:rPr>
      </w:pPr>
      <w:ins w:id="65" w:author="jaikumar rajendran" w:date="2024-09-16T13:24:00Z">
        <w:r w:rsidRPr="00E20FCA">
          <w:rPr>
            <w:noProof/>
            <w:lang w:eastAsia="en-IN"/>
          </w:rPr>
          <w:drawing>
            <wp:inline distT="0" distB="0" distL="0" distR="0">
              <wp:extent cx="5461159" cy="3071004"/>
              <wp:effectExtent l="0" t="0" r="6350" b="0"/>
              <wp:docPr id="18" name="Picture 18" descr="C:\Users\jaikumar\Pictures\Screenshots\Screenshot (233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 descr="C:\Users\jaikumar\Pictures\Screenshots\Screenshot (233).png"/>
                      <pic:cNvPicPr>
                        <a:picLocks noChangeAspect="1" noChangeArrowheads="1"/>
                      </pic:cNvPicPr>
                    </pic:nvPicPr>
                    <pic:blipFill>
                      <a:blip r:embed="rId1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479128" cy="30811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Pr="00142FBC" w:rsidRDefault="00E20FCA" w:rsidP="00E20FCA">
      <w:pPr>
        <w:rPr>
          <w:ins w:id="66" w:author="jaikumar rajendran" w:date="2024-09-16T13:24:00Z"/>
          <w:b/>
        </w:rPr>
      </w:pPr>
    </w:p>
    <w:p w:rsidR="00E20FCA" w:rsidRPr="00142FBC" w:rsidRDefault="00E20FCA" w:rsidP="00E20FCA">
      <w:pPr>
        <w:rPr>
          <w:ins w:id="67" w:author="jaikumar rajendran" w:date="2024-09-16T13:24:00Z"/>
          <w:b/>
        </w:rPr>
      </w:pPr>
      <w:ins w:id="68" w:author="jaikumar rajendran" w:date="2024-09-16T13:24:00Z">
        <w:r w:rsidRPr="00142FBC">
          <w:rPr>
            <w:b/>
          </w:rPr>
          <w:t>Data Transformation:</w:t>
        </w:r>
      </w:ins>
    </w:p>
    <w:p w:rsidR="00E20FCA" w:rsidRPr="00142FBC" w:rsidRDefault="00E20FCA" w:rsidP="00E20FCA">
      <w:pPr>
        <w:rPr>
          <w:ins w:id="69" w:author="jaikumar rajendran" w:date="2024-09-16T13:24:00Z"/>
          <w:b/>
        </w:rPr>
      </w:pPr>
      <w:ins w:id="70" w:author="jaikumar rajendran" w:date="2024-09-16T13:24:00Z">
        <w:r w:rsidRPr="00142FBC">
          <w:rPr>
            <w:b/>
          </w:rPr>
          <w:t>Column Transformation:</w:t>
        </w:r>
      </w:ins>
    </w:p>
    <w:p w:rsidR="00E20FCA" w:rsidRDefault="00E20FCA" w:rsidP="00E20FCA">
      <w:pPr>
        <w:rPr>
          <w:ins w:id="71" w:author="jaikumar rajendran" w:date="2024-09-16T13:24:00Z"/>
        </w:rPr>
      </w:pPr>
      <w:ins w:id="72" w:author="jaikumar rajendran" w:date="2024-09-16T13:24:00Z">
        <w:r>
          <w:t>Change the data type of the 'total_pymnt' column to 'Fixed decimal number'.</w:t>
        </w:r>
      </w:ins>
    </w:p>
    <w:p w:rsidR="00004ECE" w:rsidRDefault="00004ECE" w:rsidP="00E20FCA">
      <w:pPr>
        <w:rPr>
          <w:ins w:id="73" w:author="jaikumar rajendran" w:date="2024-09-16T13:24:00Z"/>
        </w:rPr>
      </w:pPr>
      <w:ins w:id="74" w:author="jaikumar rajendran" w:date="2024-09-16T13:24:00Z">
        <w:r w:rsidRPr="00004ECE">
          <w:rPr>
            <w:noProof/>
            <w:lang w:eastAsia="en-IN"/>
          </w:rPr>
          <w:lastRenderedPageBreak/>
          <w:drawing>
            <wp:inline distT="0" distB="0" distL="0" distR="0">
              <wp:extent cx="5731510" cy="3223030"/>
              <wp:effectExtent l="0" t="0" r="2540" b="0"/>
              <wp:docPr id="22" name="Picture 22" descr="C:\Users\jaikumar\Pictures\Screenshots\Screenshot (238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" descr="C:\Users\jaikumar\Pictures\Screenshots\Screenshot (238).png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223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20FCA" w:rsidRDefault="00E20FCA" w:rsidP="00E20FCA">
      <w:pPr>
        <w:rPr>
          <w:ins w:id="75" w:author="jaikumar rajendran" w:date="2024-09-16T13:24:00Z"/>
        </w:rPr>
      </w:pPr>
    </w:p>
    <w:p w:rsidR="00004ECE" w:rsidRDefault="00004ECE" w:rsidP="00E20FCA">
      <w:pPr>
        <w:rPr>
          <w:ins w:id="76" w:author="jaikumar rajendran" w:date="2024-09-16T13:24:00Z"/>
          <w:noProof/>
          <w:lang w:eastAsia="en-IN"/>
        </w:rPr>
      </w:pPr>
    </w:p>
    <w:p w:rsidR="00004ECE" w:rsidRDefault="00004ECE" w:rsidP="00E20FCA">
      <w:pPr>
        <w:rPr>
          <w:ins w:id="77" w:author="jaikumar rajendran" w:date="2024-09-16T13:24:00Z"/>
          <w:noProof/>
          <w:lang w:eastAsia="en-IN"/>
        </w:rPr>
      </w:pPr>
    </w:p>
    <w:p w:rsidR="00E20FCA" w:rsidRDefault="00E20FCA" w:rsidP="00E20FCA">
      <w:pPr>
        <w:rPr>
          <w:ins w:id="78" w:author="jaikumar rajendran" w:date="2024-09-16T13:24:00Z"/>
        </w:rPr>
      </w:pPr>
      <w:ins w:id="79" w:author="jaikumar rajendran" w:date="2024-09-16T13:24:00Z">
        <w:r w:rsidRPr="00E20FCA">
          <w:rPr>
            <w:noProof/>
            <w:lang w:eastAsia="en-IN"/>
          </w:rPr>
          <w:drawing>
            <wp:inline distT="0" distB="0" distL="0" distR="0">
              <wp:extent cx="5522523" cy="3105509"/>
              <wp:effectExtent l="0" t="0" r="2540" b="0"/>
              <wp:docPr id="17" name="Picture 17" descr="C:\Users\jaikumar\Pictures\Screenshots\Screenshot (237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5" descr="C:\Users\jaikumar\Pictures\Screenshots\Screenshot (237).png"/>
                      <pic:cNvPicPr>
                        <a:picLocks noChangeAspect="1" noChangeArrowheads="1"/>
                      </pic:cNvPicPr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40096" cy="3115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004ECE" w:rsidRDefault="00004ECE" w:rsidP="00E20FCA">
      <w:pPr>
        <w:rPr>
          <w:ins w:id="80" w:author="jaikumar rajendran" w:date="2024-09-16T13:24:00Z"/>
        </w:rPr>
      </w:pPr>
    </w:p>
    <w:p w:rsidR="00004ECE" w:rsidRDefault="00004ECE" w:rsidP="00E20FCA">
      <w:pPr>
        <w:rPr>
          <w:ins w:id="81" w:author="jaikumar rajendran" w:date="2024-09-16T13:24:00Z"/>
        </w:rPr>
      </w:pPr>
      <w:ins w:id="82" w:author="jaikumar rajendran" w:date="2024-09-16T13:24:00Z">
        <w:r w:rsidRPr="00004ECE">
          <w:t>Round off the numbers in the 'funded_amnt' column to 2 decimal places.</w:t>
        </w:r>
      </w:ins>
    </w:p>
    <w:p w:rsidR="00004ECE" w:rsidRDefault="00004ECE" w:rsidP="00E20FCA">
      <w:pPr>
        <w:rPr>
          <w:ins w:id="83" w:author="jaikumar rajendran" w:date="2024-09-16T13:24:00Z"/>
        </w:rPr>
      </w:pPr>
    </w:p>
    <w:p w:rsidR="00004ECE" w:rsidRDefault="00004ECE" w:rsidP="00E20FCA">
      <w:pPr>
        <w:rPr>
          <w:ins w:id="84" w:author="jaikumar rajendran" w:date="2024-09-16T13:24:00Z"/>
        </w:rPr>
      </w:pPr>
      <w:ins w:id="85" w:author="jaikumar rajendran" w:date="2024-09-16T13:24:00Z">
        <w:r w:rsidRPr="00004ECE">
          <w:rPr>
            <w:noProof/>
            <w:lang w:eastAsia="en-IN"/>
          </w:rPr>
          <w:lastRenderedPageBreak/>
          <w:drawing>
            <wp:inline distT="0" distB="0" distL="0" distR="0">
              <wp:extent cx="6127064" cy="3445464"/>
              <wp:effectExtent l="0" t="0" r="7620" b="3175"/>
              <wp:docPr id="24" name="Picture 24" descr="C:\Users\jaikumar\Pictures\Screenshots\Screenshot (239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 descr="C:\Users\jaikumar\Pictures\Screenshots\Screenshot (239).png"/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53076" cy="3460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004ECE" w:rsidRDefault="00004ECE" w:rsidP="00E20FCA">
      <w:pPr>
        <w:rPr>
          <w:ins w:id="86" w:author="jaikumar rajendran" w:date="2024-09-16T13:24:00Z"/>
        </w:rPr>
      </w:pPr>
      <w:ins w:id="87" w:author="jaikumar rajendran" w:date="2024-09-16T13:24:00Z">
        <w:r w:rsidRPr="00004ECE">
          <w:rPr>
            <w:noProof/>
            <w:lang w:eastAsia="en-IN"/>
          </w:rPr>
          <w:drawing>
            <wp:inline distT="0" distB="0" distL="0" distR="0">
              <wp:extent cx="5546785" cy="3119153"/>
              <wp:effectExtent l="0" t="0" r="0" b="5080"/>
              <wp:docPr id="23" name="Picture 23" descr="C:\Users\jaikumar\Pictures\Screenshots\Screenshot (240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1" descr="C:\Users\jaikumar\Pictures\Screenshots\Screenshot (240).png"/>
                      <pic:cNvPicPr>
                        <a:picLocks noChangeAspect="1" noChangeArrowheads="1"/>
                      </pic:cNvPicPr>
                    </pic:nvPicPr>
                    <pic:blipFill>
                      <a:blip r:embed="rId2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569120" cy="31317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004ECE" w:rsidRPr="0088610D" w:rsidRDefault="0088610D" w:rsidP="00E20FCA">
      <w:pPr>
        <w:rPr>
          <w:ins w:id="88" w:author="jaikumar rajendran" w:date="2024-09-16T13:24:00Z"/>
          <w:b/>
        </w:rPr>
      </w:pPr>
      <w:r w:rsidRPr="0088610D">
        <w:rPr>
          <w:b/>
        </w:rPr>
        <w:t>Column Renaming:</w:t>
      </w:r>
    </w:p>
    <w:p w:rsidR="00F3351D" w:rsidRDefault="00F3351D" w:rsidP="00F3351D">
      <w:pPr>
        <w:rPr>
          <w:ins w:id="89" w:author="jaikumar rajendran" w:date="2024-09-16T13:24:00Z"/>
        </w:rPr>
      </w:pPr>
      <w:ins w:id="90" w:author="jaikumar rajendran" w:date="2024-09-16T13:24:00Z">
        <w:r>
          <w:t>Rename the column 'issue_d' to 'issue_date'</w:t>
        </w:r>
      </w:ins>
    </w:p>
    <w:p w:rsidR="00F3351D" w:rsidRDefault="00F3351D" w:rsidP="00F3351D">
      <w:pPr>
        <w:rPr>
          <w:ins w:id="91" w:author="jaikumar rajendran" w:date="2024-09-16T13:24:00Z"/>
        </w:rPr>
      </w:pPr>
      <w:ins w:id="92" w:author="jaikumar rajendran" w:date="2024-09-16T13:24:00Z">
        <w:r w:rsidRPr="00F3351D">
          <w:rPr>
            <w:noProof/>
            <w:lang w:eastAsia="en-IN"/>
          </w:rPr>
          <w:lastRenderedPageBreak/>
          <w:drawing>
            <wp:inline distT="0" distB="0" distL="0" distR="0">
              <wp:extent cx="5731510" cy="3223030"/>
              <wp:effectExtent l="0" t="0" r="2540" b="0"/>
              <wp:docPr id="25" name="Picture 25" descr="C:\Users\jaikumar\Pictures\Screenshots\Screenshot (27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3" descr="C:\Users\jaikumar\Pictures\Screenshots\Screenshot (271).png"/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223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004ECE" w:rsidRDefault="00F3351D" w:rsidP="00F3351D">
      <w:pPr>
        <w:rPr>
          <w:ins w:id="93" w:author="jaikumar rajendran" w:date="2024-09-16T13:24:00Z"/>
        </w:rPr>
      </w:pPr>
      <w:ins w:id="94" w:author="jaikumar rajendran" w:date="2024-09-16T13:24:00Z">
        <w:r>
          <w:rPr>
            <w:rFonts w:ascii="Segoe UI Symbol" w:hAnsi="Segoe UI Symbol" w:cs="Segoe UI Symbol"/>
          </w:rPr>
          <w:t>➢</w:t>
        </w:r>
        <w:r>
          <w:t xml:space="preserve"> Rename the column 'last_pymnt_d' to 'last_pymnt_date'.</w:t>
        </w:r>
      </w:ins>
    </w:p>
    <w:p w:rsidR="00F3351D" w:rsidRDefault="00F3351D" w:rsidP="00F3351D">
      <w:pPr>
        <w:rPr>
          <w:ins w:id="95" w:author="jaikumar rajendran" w:date="2024-09-16T13:24:00Z"/>
        </w:rPr>
      </w:pPr>
      <w:ins w:id="96" w:author="jaikumar rajendran" w:date="2024-09-16T13:24:00Z">
        <w:r w:rsidRPr="00F3351D">
          <w:rPr>
            <w:noProof/>
            <w:lang w:eastAsia="en-IN"/>
          </w:rPr>
          <w:drawing>
            <wp:inline distT="0" distB="0" distL="0" distR="0">
              <wp:extent cx="5731510" cy="3223030"/>
              <wp:effectExtent l="0" t="0" r="2540" b="0"/>
              <wp:docPr id="26" name="Picture 26" descr="C:\Users\jaikumar\Pictures\Screenshots\Screenshot (270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 descr="C:\Users\jaikumar\Pictures\Screenshots\Screenshot (270).png"/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223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F3351D" w:rsidRDefault="00F3351D" w:rsidP="00F3351D">
      <w:pPr>
        <w:rPr>
          <w:ins w:id="97" w:author="jaikumar rajendran" w:date="2024-09-16T13:24:00Z"/>
        </w:rPr>
      </w:pPr>
    </w:p>
    <w:p w:rsidR="00753EE6" w:rsidRPr="00142FBC" w:rsidRDefault="00753EE6" w:rsidP="00753EE6">
      <w:pPr>
        <w:rPr>
          <w:ins w:id="98" w:author="jaikumar rajendran" w:date="2024-09-16T13:24:00Z"/>
          <w:b/>
        </w:rPr>
      </w:pPr>
      <w:ins w:id="99" w:author="jaikumar rajendran" w:date="2024-09-16T13:24:00Z">
        <w:r w:rsidRPr="00142FBC">
          <w:rPr>
            <w:b/>
          </w:rPr>
          <w:t>Creating New Columns:</w:t>
        </w:r>
      </w:ins>
    </w:p>
    <w:p w:rsidR="00753EE6" w:rsidRDefault="00753EE6" w:rsidP="00753EE6">
      <w:pPr>
        <w:rPr>
          <w:ins w:id="100" w:author="jaikumar rajendran" w:date="2024-09-16T13:24:00Z"/>
        </w:rPr>
      </w:pPr>
      <w:ins w:id="101" w:author="jaikumar rajendran" w:date="2024-09-16T13:24:00Z">
        <w:r>
          <w:t xml:space="preserve"> Create a new custom column named 'total_amount_paid' to calculate the total</w:t>
        </w:r>
      </w:ins>
    </w:p>
    <w:p w:rsidR="00F3351D" w:rsidRDefault="00753EE6" w:rsidP="00753EE6">
      <w:pPr>
        <w:rPr>
          <w:ins w:id="102" w:author="jaikumar rajendran" w:date="2024-09-16T13:24:00Z"/>
        </w:rPr>
      </w:pPr>
      <w:ins w:id="103" w:author="jaikumar rajendran" w:date="2024-09-16T13:24:00Z">
        <w:r>
          <w:t>amount paid by each borrower by subtracting 'out_prncp' from 'total_pymnt'.</w:t>
        </w:r>
      </w:ins>
    </w:p>
    <w:p w:rsidR="00943E09" w:rsidRDefault="00753EE6" w:rsidP="00753EE6">
      <w:pPr>
        <w:rPr>
          <w:ins w:id="104" w:author="jaikumar rajendran" w:date="2024-09-16T13:24:00Z"/>
        </w:rPr>
      </w:pPr>
      <w:ins w:id="105" w:author="jaikumar rajendran" w:date="2024-09-16T13:24:00Z">
        <w:r w:rsidRPr="00753EE6">
          <w:rPr>
            <w:noProof/>
            <w:lang w:eastAsia="en-IN"/>
          </w:rPr>
          <w:lastRenderedPageBreak/>
          <w:drawing>
            <wp:inline distT="0" distB="0" distL="0" distR="0">
              <wp:extent cx="6025407" cy="3388300"/>
              <wp:effectExtent l="0" t="0" r="0" b="3175"/>
              <wp:docPr id="28" name="Picture 28" descr="C:\Users\jaikumar\Pictures\Screenshots\Screenshot (241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6" descr="C:\Users\jaikumar\Pictures\Screenshots\Screenshot (241).png"/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65811" cy="34110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753EE6" w:rsidRDefault="00753EE6" w:rsidP="00753EE6">
      <w:pPr>
        <w:rPr>
          <w:ins w:id="106" w:author="jaikumar rajendran" w:date="2024-09-16T13:24:00Z"/>
        </w:rPr>
      </w:pPr>
      <w:ins w:id="107" w:author="jaikumar rajendran" w:date="2024-09-16T13:24:00Z">
        <w:r w:rsidRPr="00753EE6">
          <w:rPr>
            <w:noProof/>
            <w:lang w:eastAsia="en-IN"/>
          </w:rPr>
          <w:drawing>
            <wp:inline distT="0" distB="0" distL="0" distR="0">
              <wp:extent cx="5988453" cy="3367518"/>
              <wp:effectExtent l="0" t="0" r="0" b="4445"/>
              <wp:docPr id="27" name="Picture 27" descr="C:\Users\jaikumar\Pictures\Screenshots\Screenshot (242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5" descr="C:\Users\jaikumar\Pictures\Screenshots\Screenshot (242).png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005372" cy="33770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F67CA" w:rsidRDefault="00EF67CA" w:rsidP="00753EE6">
      <w:pPr>
        <w:rPr>
          <w:ins w:id="108" w:author="jaikumar rajendran" w:date="2024-09-16T13:24:00Z"/>
        </w:rPr>
      </w:pPr>
    </w:p>
    <w:p w:rsidR="00EF67CA" w:rsidRDefault="00EF67CA" w:rsidP="00EF67CA">
      <w:pPr>
        <w:rPr>
          <w:ins w:id="109" w:author="jaikumar rajendran" w:date="2024-09-16T13:24:00Z"/>
        </w:rPr>
      </w:pPr>
      <w:ins w:id="110" w:author="jaikumar rajendran" w:date="2024-09-16T13:24:00Z">
        <w:r>
          <w:t>Add a new conditional column named 'delinquency_status' to identify if the</w:t>
        </w:r>
      </w:ins>
    </w:p>
    <w:p w:rsidR="00EF67CA" w:rsidRDefault="00EF67CA" w:rsidP="00EF67CA">
      <w:pPr>
        <w:rPr>
          <w:ins w:id="111" w:author="jaikumar rajendran" w:date="2024-09-16T13:24:00Z"/>
        </w:rPr>
      </w:pPr>
      <w:ins w:id="112" w:author="jaikumar rajendran" w:date="2024-09-16T13:24:00Z">
        <w:r>
          <w:t>borrower has any delinquencies. If the number of delinquencies in 'delinq_2yrs' is</w:t>
        </w:r>
      </w:ins>
    </w:p>
    <w:p w:rsidR="00EF67CA" w:rsidRDefault="00EF67CA" w:rsidP="00EF67CA">
      <w:pPr>
        <w:rPr>
          <w:ins w:id="113" w:author="jaikumar rajendran" w:date="2024-09-16T13:24:00Z"/>
        </w:rPr>
      </w:pPr>
      <w:ins w:id="114" w:author="jaikumar rajendran" w:date="2024-09-16T13:24:00Z">
        <w:r>
          <w:t>greater than 0, the status should be "Delinquent", otherwise "Not Delinquent".</w:t>
        </w:r>
      </w:ins>
    </w:p>
    <w:p w:rsidR="00EF67CA" w:rsidRDefault="00EF67CA" w:rsidP="00EF67CA">
      <w:pPr>
        <w:rPr>
          <w:ins w:id="115" w:author="jaikumar rajendran" w:date="2024-09-16T13:24:00Z"/>
        </w:rPr>
      </w:pPr>
    </w:p>
    <w:p w:rsidR="00EF67CA" w:rsidRDefault="00EF67CA" w:rsidP="00EF67CA">
      <w:pPr>
        <w:rPr>
          <w:ins w:id="116" w:author="jaikumar rajendran" w:date="2024-09-16T13:24:00Z"/>
        </w:rPr>
      </w:pPr>
      <w:ins w:id="117" w:author="jaikumar rajendran" w:date="2024-09-16T13:24:00Z">
        <w:r w:rsidRPr="00EF67CA">
          <w:rPr>
            <w:noProof/>
            <w:lang w:eastAsia="en-IN"/>
          </w:rPr>
          <w:lastRenderedPageBreak/>
          <w:drawing>
            <wp:inline distT="0" distB="0" distL="0" distR="0">
              <wp:extent cx="5169367" cy="2906917"/>
              <wp:effectExtent l="0" t="0" r="0" b="8255"/>
              <wp:docPr id="30" name="Picture 30" descr="C:\Users\jaikumar\Pictures\Screenshots\Screenshot (243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 descr="C:\Users\jaikumar\Pictures\Screenshots\Screenshot (243).png"/>
                      <pic:cNvPicPr>
                        <a:picLocks noChangeAspect="1" noChangeArrowheads="1"/>
                      </pic:cNvPicPr>
                    </pic:nvPicPr>
                    <pic:blipFill>
                      <a:blip r:embed="rId2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92752" cy="29200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F67CA" w:rsidRDefault="00EF67CA" w:rsidP="00EF67CA">
      <w:pPr>
        <w:rPr>
          <w:ins w:id="118" w:author="jaikumar rajendran" w:date="2024-09-16T13:24:00Z"/>
        </w:rPr>
      </w:pPr>
      <w:ins w:id="119" w:author="jaikumar rajendran" w:date="2024-09-16T13:24:00Z">
        <w:r w:rsidRPr="00EF67CA">
          <w:rPr>
            <w:noProof/>
            <w:lang w:eastAsia="en-IN"/>
          </w:rPr>
          <w:drawing>
            <wp:inline distT="0" distB="0" distL="0" distR="0">
              <wp:extent cx="5089180" cy="2861825"/>
              <wp:effectExtent l="0" t="0" r="0" b="0"/>
              <wp:docPr id="29" name="Picture 29" descr="C:\Users\jaikumar\Pictures\Screenshots\Screenshot (244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7" descr="C:\Users\jaikumar\Pictures\Screenshots\Screenshot (244).png"/>
                      <pic:cNvPicPr>
                        <a:picLocks noChangeAspect="1" noChangeArrowheads="1"/>
                      </pic:cNvPicPr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03579" cy="28699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EF67CA" w:rsidRDefault="00EF67CA" w:rsidP="00EF67CA">
      <w:pPr>
        <w:rPr>
          <w:ins w:id="120" w:author="jaikumar rajendran" w:date="2024-09-16T13:24:00Z"/>
        </w:rPr>
      </w:pPr>
    </w:p>
    <w:p w:rsidR="00EF67CA" w:rsidRPr="00142FBC" w:rsidRDefault="00EF67CA" w:rsidP="00EF67CA">
      <w:pPr>
        <w:rPr>
          <w:ins w:id="121" w:author="jaikumar rajendran" w:date="2024-09-16T13:24:00Z"/>
          <w:b/>
        </w:rPr>
      </w:pPr>
      <w:ins w:id="122" w:author="jaikumar rajendran" w:date="2024-09-16T13:24:00Z">
        <w:r w:rsidRPr="00142FBC">
          <w:rPr>
            <w:b/>
          </w:rPr>
          <w:t>Column Dropping:</w:t>
        </w:r>
      </w:ins>
    </w:p>
    <w:p w:rsidR="00EF67CA" w:rsidRDefault="00EF67CA" w:rsidP="00EF67CA">
      <w:pPr>
        <w:rPr>
          <w:ins w:id="123" w:author="jaikumar rajendran" w:date="2024-09-16T13:24:00Z"/>
        </w:rPr>
      </w:pPr>
      <w:ins w:id="124" w:author="jaikumar rajendran" w:date="2024-09-16T13:24:00Z">
        <w:r>
          <w:t>Remove the 'sub_grade' column as that does not significantly contribute to the</w:t>
        </w:r>
      </w:ins>
    </w:p>
    <w:p w:rsidR="00EF67CA" w:rsidRDefault="00EF67CA" w:rsidP="00EF67CA">
      <w:pPr>
        <w:rPr>
          <w:ins w:id="125" w:author="jaikumar rajendran" w:date="2024-09-16T13:24:00Z"/>
        </w:rPr>
      </w:pPr>
      <w:ins w:id="126" w:author="jaikumar rajendran" w:date="2024-09-16T13:24:00Z">
        <w:r>
          <w:t>analysis.</w:t>
        </w:r>
      </w:ins>
    </w:p>
    <w:p w:rsidR="00EF67CA" w:rsidRDefault="00EF67CA" w:rsidP="00EF67CA">
      <w:pPr>
        <w:rPr>
          <w:ins w:id="127" w:author="jaikumar rajendran" w:date="2024-09-16T13:24:00Z"/>
        </w:rPr>
      </w:pPr>
    </w:p>
    <w:p w:rsidR="00EF67CA" w:rsidRDefault="00EF67CA" w:rsidP="00EF67CA">
      <w:pPr>
        <w:rPr>
          <w:ins w:id="128" w:author="jaikumar rajendran" w:date="2024-09-16T13:24:00Z"/>
        </w:rPr>
      </w:pPr>
      <w:ins w:id="129" w:author="jaikumar rajendran" w:date="2024-09-16T13:24:00Z">
        <w:r w:rsidRPr="00EF67CA">
          <w:rPr>
            <w:noProof/>
            <w:lang w:eastAsia="en-IN"/>
          </w:rPr>
          <w:lastRenderedPageBreak/>
          <w:drawing>
            <wp:inline distT="0" distB="0" distL="0" distR="0">
              <wp:extent cx="5731510" cy="3223030"/>
              <wp:effectExtent l="0" t="0" r="2540" b="0"/>
              <wp:docPr id="31" name="Picture 31" descr="C:\Users\jaikumar\Pictures\Screenshots\Screenshot (245)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 descr="C:\Users\jaikumar\Pictures\Screenshots\Screenshot (245).png"/>
                      <pic:cNvPicPr>
                        <a:picLocks noChangeAspect="1" noChangeArrowheads="1"/>
                      </pic:cNvPicPr>
                    </pic:nvPicPr>
                    <pic:blipFill>
                      <a:blip r:embed="rId2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223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3D36DB" w:rsidRDefault="003D36DB" w:rsidP="003D36DB"/>
    <w:p w:rsidR="003D36DB" w:rsidRPr="00142FBC" w:rsidRDefault="003D36DB" w:rsidP="003D36DB">
      <w:pPr>
        <w:rPr>
          <w:b/>
        </w:rPr>
      </w:pPr>
      <w:r w:rsidRPr="00142FBC">
        <w:rPr>
          <w:b/>
        </w:rPr>
        <w:t xml:space="preserve">3) Data </w:t>
      </w:r>
      <w:r w:rsidR="0088610D" w:rsidRPr="00142FBC">
        <w:rPr>
          <w:b/>
        </w:rPr>
        <w:t>Modelling</w:t>
      </w:r>
    </w:p>
    <w:p w:rsidR="003D36DB" w:rsidRDefault="003D36DB" w:rsidP="003D36DB">
      <w:r>
        <w:t>Identify the common column between both the tables and establish relationships</w:t>
      </w:r>
    </w:p>
    <w:p w:rsidR="003D36DB" w:rsidRDefault="003D36DB" w:rsidP="003D36DB">
      <w:r>
        <w:t>between the two tables. Ensure the cross-filter direction is set to "Both". This step</w:t>
      </w:r>
    </w:p>
    <w:p w:rsidR="003D36DB" w:rsidRDefault="003D36DB" w:rsidP="003D36DB">
      <w:r>
        <w:t>is crucial for enabling cross-table analysis and ensuring data integrity within the</w:t>
      </w:r>
    </w:p>
    <w:p w:rsidR="003D36DB" w:rsidRDefault="003D36DB" w:rsidP="003D36DB">
      <w:r>
        <w:t>dataset.</w:t>
      </w:r>
    </w:p>
    <w:p w:rsidR="003D36DB" w:rsidRDefault="003D36DB" w:rsidP="003D36DB">
      <w:r w:rsidRPr="003D36D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6" name="Picture 6" descr="C:\Users\jaikumar\Pictures\Screenshots\Screenshot (27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ikumar\Pictures\Screenshots\Screenshot (273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6DB" w:rsidRDefault="003D36DB" w:rsidP="003D36DB"/>
    <w:p w:rsidR="003D36DB" w:rsidRPr="00142FBC" w:rsidRDefault="003D36DB" w:rsidP="003D36DB">
      <w:pPr>
        <w:rPr>
          <w:b/>
        </w:rPr>
      </w:pPr>
      <w:r w:rsidRPr="00142FBC">
        <w:rPr>
          <w:b/>
        </w:rPr>
        <w:t>4) Creating Measures and Calculated Columns using DAX</w:t>
      </w:r>
    </w:p>
    <w:p w:rsidR="003D36DB" w:rsidRDefault="003D36DB" w:rsidP="003D36DB">
      <w:r>
        <w:rPr>
          <w:rFonts w:ascii="Segoe UI Symbol" w:hAnsi="Segoe UI Symbol" w:cs="Segoe UI Symbol"/>
        </w:rPr>
        <w:lastRenderedPageBreak/>
        <w:t>➢</w:t>
      </w:r>
      <w:r>
        <w:t xml:space="preserve"> Create a new calculated column named 'remaining_installments' using DAX in the</w:t>
      </w:r>
    </w:p>
    <w:p w:rsidR="003D36DB" w:rsidRDefault="003D36DB" w:rsidP="003D36DB">
      <w:r>
        <w:t>"BorrowerDetails" table to calculate the number of remaining installments by</w:t>
      </w:r>
    </w:p>
    <w:p w:rsidR="003D36DB" w:rsidRDefault="003D36DB" w:rsidP="003D36DB">
      <w:r>
        <w:t>dividing the remaining principal amount ('out_prncp') by the monthly installment</w:t>
      </w:r>
    </w:p>
    <w:p w:rsidR="003D36DB" w:rsidRDefault="003D36DB" w:rsidP="003D36DB">
      <w:r>
        <w:t>amount ('installment') and round up</w:t>
      </w:r>
    </w:p>
    <w:p w:rsidR="003D36DB" w:rsidRDefault="003D36DB" w:rsidP="003D36DB">
      <w:r w:rsidRPr="003D36D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7" name="Picture 7" descr="C:\Users\jaikumar\Pictures\Screenshots\Screenshot (2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ikumar\Pictures\Screenshots\Screenshot (274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6DB" w:rsidRDefault="003D36DB" w:rsidP="003D36DB"/>
    <w:p w:rsidR="003D36DB" w:rsidRDefault="003D36DB" w:rsidP="003D36DB">
      <w:r>
        <w:t>Create a measure named 'Non-Verified Borrowers Count' using DAX to count the</w:t>
      </w:r>
    </w:p>
    <w:p w:rsidR="003D36DB" w:rsidRDefault="003D36DB" w:rsidP="003D36DB">
      <w:r>
        <w:t>number of loans that have been 'Not Verified'.</w:t>
      </w:r>
    </w:p>
    <w:p w:rsidR="003D36DB" w:rsidRDefault="003D36DB" w:rsidP="003D36DB">
      <w:r w:rsidRPr="003D36D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8" name="Picture 8" descr="C:\Users\jaikumar\Pictures\Screenshots\Screenshot (2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ikumar\Pictures\Screenshots\Screenshot (246)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6DB" w:rsidRDefault="003D36DB" w:rsidP="003D36DB"/>
    <w:p w:rsidR="003D36DB" w:rsidRDefault="003D36DB" w:rsidP="003D36DB">
      <w:r>
        <w:t>Create a measure named 'Fully Paid Loan Percentage' to calculate the percentage</w:t>
      </w:r>
    </w:p>
    <w:p w:rsidR="003D36DB" w:rsidRDefault="003D36DB" w:rsidP="003D36DB">
      <w:r>
        <w:t>of fully paid loans. Divide the number of loans with a "Fully Paid" loan status by</w:t>
      </w:r>
    </w:p>
    <w:p w:rsidR="003D36DB" w:rsidRDefault="003D36DB" w:rsidP="003D36DB">
      <w:r>
        <w:t>the total number of loans and then format this measure as Percentage.</w:t>
      </w:r>
    </w:p>
    <w:p w:rsidR="003D36DB" w:rsidRDefault="003D36DB" w:rsidP="003D36DB"/>
    <w:p w:rsidR="003D36DB" w:rsidRDefault="003D36DB" w:rsidP="003D36DB">
      <w:r w:rsidRPr="003D36D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9" name="Picture 9" descr="C:\Users\jaikumar\Pictures\Screenshots\Screenshot (2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ikumar\Pictures\Screenshots\Screenshot (247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6DB" w:rsidRDefault="003D36DB" w:rsidP="003D36DB"/>
    <w:p w:rsidR="003D36DB" w:rsidRPr="00142FBC" w:rsidRDefault="003D36DB" w:rsidP="003D36DB">
      <w:pPr>
        <w:rPr>
          <w:b/>
        </w:rPr>
      </w:pPr>
      <w:r w:rsidRPr="00142FBC">
        <w:rPr>
          <w:b/>
        </w:rPr>
        <w:t>Creating Comprehensive Reports</w:t>
      </w:r>
    </w:p>
    <w:p w:rsidR="00D22A7B" w:rsidRPr="00142FBC" w:rsidRDefault="00D22A7B" w:rsidP="00D22A7B">
      <w:pPr>
        <w:rPr>
          <w:b/>
        </w:rPr>
      </w:pPr>
      <w:r w:rsidRPr="00142FBC">
        <w:rPr>
          <w:b/>
        </w:rPr>
        <w:t>Report 1: Loan Performance Analysis</w:t>
      </w:r>
    </w:p>
    <w:p w:rsidR="00D22A7B" w:rsidRDefault="00D22A7B" w:rsidP="00D22A7B">
      <w:r>
        <w:t>The Loan Performance Analysis report aims to provide insights into the performance of</w:t>
      </w:r>
    </w:p>
    <w:p w:rsidR="00D22A7B" w:rsidRDefault="00D22A7B" w:rsidP="00D22A7B">
      <w:r>
        <w:t>loans based on various factors such as loan amount, loan status, term, interest rate, and</w:t>
      </w:r>
    </w:p>
    <w:p w:rsidR="00D22A7B" w:rsidRDefault="00D22A7B" w:rsidP="00D22A7B">
      <w:r>
        <w:t>purpose.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Total Funded Amount: Create a card visual to display the total funded amount.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Fully Paid Loan Percentage: Create a gauge chart to display the 'Fully Paid Loan</w:t>
      </w:r>
    </w:p>
    <w:p w:rsidR="00D22A7B" w:rsidRDefault="00D22A7B" w:rsidP="00D22A7B">
      <w:r>
        <w:t>Percentage' measure.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Average Interest Rate by Term: Create a multi-row card to show the average</w:t>
      </w:r>
    </w:p>
    <w:p w:rsidR="00D22A7B" w:rsidRDefault="00D22A7B" w:rsidP="00D22A7B">
      <w:r>
        <w:t>interest rate for each term.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Loan Status Distribution: Create a pie chart to visualize the sum of total</w:t>
      </w:r>
    </w:p>
    <w:p w:rsidR="00D22A7B" w:rsidRDefault="00D22A7B" w:rsidP="00D22A7B">
      <w:r>
        <w:t>payments by loan status.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Loan Amount by Purpose: Create a tree map to show the average loan amount by</w:t>
      </w:r>
    </w:p>
    <w:p w:rsidR="00D22A7B" w:rsidRDefault="00D22A7B" w:rsidP="00D22A7B">
      <w:r>
        <w:lastRenderedPageBreak/>
        <w:t>purpose.</w:t>
      </w:r>
    </w:p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10" name="Picture 10" descr="C:\Users\jaikumar\Pictures\Screenshots\Screenshot (24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ikumar\Pictures\Screenshots\Screenshot (248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Installment Over Time: Create a line chart to visualize the sum of installments by</w:t>
      </w:r>
    </w:p>
    <w:p w:rsidR="00D22A7B" w:rsidRDefault="00D22A7B" w:rsidP="00D22A7B">
      <w:r>
        <w:t>Year and Quarter of the issue date.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Maximum Total Amount Paid by Loan Status: Create a column chart to display</w:t>
      </w:r>
    </w:p>
    <w:p w:rsidR="00D22A7B" w:rsidRDefault="00D22A7B" w:rsidP="00D22A7B">
      <w:r>
        <w:t>the maximum total amount paid by loan status.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Minimum Annual Income by Grade: Create a funnel chart to show the minimum</w:t>
      </w:r>
    </w:p>
    <w:p w:rsidR="00D22A7B" w:rsidRDefault="00D22A7B" w:rsidP="00D22A7B">
      <w:r>
        <w:t>annual income by grade.</w:t>
      </w: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Issue Date Slicer: Add a slicer for the Month of the issue date to enable dynamic</w:t>
      </w:r>
    </w:p>
    <w:p w:rsidR="00D22A7B" w:rsidRDefault="00D22A7B" w:rsidP="00D22A7B">
      <w:r>
        <w:t>data exploration.</w:t>
      </w:r>
    </w:p>
    <w:p w:rsidR="00D22A7B" w:rsidRDefault="00D22A7B" w:rsidP="00D22A7B"/>
    <w:p w:rsidR="00D22A7B" w:rsidRDefault="00D22A7B" w:rsidP="00D22A7B">
      <w:bookmarkStart w:id="130" w:name="_GoBack"/>
      <w:r w:rsidRPr="00D22A7B">
        <w:rPr>
          <w:noProof/>
          <w:lang w:eastAsia="en-IN"/>
        </w:rPr>
        <w:lastRenderedPageBreak/>
        <w:drawing>
          <wp:inline distT="0" distB="0" distL="0" distR="0">
            <wp:extent cx="5731510" cy="3223030"/>
            <wp:effectExtent l="0" t="0" r="2540" b="0"/>
            <wp:docPr id="20" name="Picture 20" descr="C:\Users\jaikumar\Pictures\Screenshots\Screenshot (2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ikumar\Pictures\Screenshots\Screenshot (249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0"/>
    </w:p>
    <w:p w:rsidR="00D22A7B" w:rsidRPr="00142FBC" w:rsidRDefault="00142FBC" w:rsidP="00142FBC">
      <w:pPr>
        <w:ind w:left="2160" w:firstLine="720"/>
        <w:rPr>
          <w:b/>
          <w:sz w:val="36"/>
          <w:szCs w:val="36"/>
        </w:rPr>
      </w:pPr>
      <w:r w:rsidRPr="00142FBC">
        <w:rPr>
          <w:b/>
          <w:sz w:val="36"/>
          <w:szCs w:val="36"/>
        </w:rPr>
        <w:t>Loan Profile Analysis</w:t>
      </w:r>
      <w:r w:rsidR="00D22A7B" w:rsidRPr="00142FBC">
        <w:rPr>
          <w:b/>
          <w:sz w:val="36"/>
          <w:szCs w:val="36"/>
        </w:rPr>
        <w:t xml:space="preserve">                                                         </w:t>
      </w:r>
      <w:r w:rsidR="00D80DE9" w:rsidRPr="00142FBC">
        <w:rPr>
          <w:b/>
          <w:sz w:val="36"/>
          <w:szCs w:val="36"/>
        </w:rPr>
        <w:t xml:space="preserve"> </w:t>
      </w:r>
    </w:p>
    <w:p w:rsidR="00D22A7B" w:rsidRDefault="0088610D" w:rsidP="00D22A7B">
      <w:r w:rsidRPr="0088610D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2" name="Picture 2" descr="C:\Users\jaikumar\Pictures\Screenshots\Screenshot (2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ikumar\Pictures\Screenshots\Screenshot (269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Pr="00142FBC" w:rsidRDefault="00D22A7B" w:rsidP="00D22A7B">
      <w:pPr>
        <w:rPr>
          <w:b/>
        </w:rPr>
      </w:pPr>
      <w:r w:rsidRPr="00142FBC">
        <w:rPr>
          <w:b/>
        </w:rPr>
        <w:t>Report 2: Borrower Profile Analysis</w:t>
      </w:r>
    </w:p>
    <w:p w:rsidR="00D22A7B" w:rsidRDefault="00D22A7B" w:rsidP="00D22A7B">
      <w:r>
        <w:t>The Borrower Profile Analysis report aims to provide insights into the characteristics of</w:t>
      </w:r>
    </w:p>
    <w:p w:rsidR="00D22A7B" w:rsidRDefault="00D22A7B" w:rsidP="00D22A7B">
      <w:r>
        <w:t>borrowers such as home ownership, annual income, employment length, verification</w:t>
      </w:r>
    </w:p>
    <w:p w:rsidR="00D22A7B" w:rsidRDefault="00D22A7B" w:rsidP="00D22A7B">
      <w:r>
        <w:t>status, debt-to-income ratio, and delinquency history.</w:t>
      </w:r>
    </w:p>
    <w:p w:rsidR="00D22A7B" w:rsidRDefault="00D22A7B" w:rsidP="00D22A7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Average of Annual Income: Display the average of annual income using a card</w:t>
      </w:r>
    </w:p>
    <w:p w:rsidR="00D22A7B" w:rsidRDefault="00D22A7B" w:rsidP="00D22A7B">
      <w:r>
        <w:lastRenderedPageBreak/>
        <w:t>visual.</w:t>
      </w:r>
    </w:p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33" name="Picture 33" descr="C:\Users\jaikumar\Pictures\Screenshots\Screenshot (2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aikumar\Pictures\Screenshots\Screenshot (252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Non-Verified Borrowers Count: Display the count of non-verified borrowers using</w:t>
      </w:r>
    </w:p>
    <w:p w:rsidR="00D22A7B" w:rsidRDefault="00D22A7B" w:rsidP="00D22A7B">
      <w:r>
        <w:t>a card visual.</w:t>
      </w:r>
    </w:p>
    <w:p w:rsidR="00D22A7B" w:rsidRDefault="00D22A7B" w:rsidP="00D22A7B"/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4135395" cy="2325478"/>
            <wp:effectExtent l="0" t="0" r="0" b="0"/>
            <wp:docPr id="34" name="Picture 34" descr="C:\Users\jaikumar\Pictures\Screenshots\Screenshot (2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ikumar\Pictures\Screenshots\Screenshot (253)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688" cy="23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Average Debt-to-Income by Delinquency Status: Create a multi-row card to show</w:t>
      </w:r>
    </w:p>
    <w:p w:rsidR="00D22A7B" w:rsidRDefault="00D22A7B" w:rsidP="00D22A7B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t>the average debt-to-income ratio by delinquency status.</w:t>
      </w:r>
      <w:r w:rsidRPr="00D22A7B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D22A7B" w:rsidRDefault="00D22A7B" w:rsidP="00D22A7B">
      <w:r w:rsidRPr="00D22A7B">
        <w:rPr>
          <w:noProof/>
          <w:lang w:eastAsia="en-IN"/>
        </w:rPr>
        <w:lastRenderedPageBreak/>
        <w:drawing>
          <wp:inline distT="0" distB="0" distL="0" distR="0">
            <wp:extent cx="5731510" cy="3223030"/>
            <wp:effectExtent l="0" t="0" r="2540" b="0"/>
            <wp:docPr id="35" name="Picture 35" descr="C:\Users\jaikumar\Pictures\Screenshots\Screenshot (25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ikumar\Pictures\Screenshots\Screenshot (254)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Sum of Loan Amount by Home Ownership: Create a table to show the total loan</w:t>
      </w:r>
    </w:p>
    <w:p w:rsidR="00D22A7B" w:rsidRDefault="00D22A7B" w:rsidP="00D22A7B">
      <w:r>
        <w:t>amount by home ownership.</w:t>
      </w:r>
    </w:p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36" name="Picture 36" descr="C:\Users\jaikumar\Pictures\Screenshots\Screenshot (25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ikumar\Pictures\Screenshots\Screenshot (255)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Average Remaining Principal by Verification Status: Create a donut chart to</w:t>
      </w:r>
    </w:p>
    <w:p w:rsidR="00D22A7B" w:rsidRDefault="00D22A7B" w:rsidP="00D22A7B">
      <w:r>
        <w:t>display the average remaining outstanding principal by verification status.</w:t>
      </w:r>
    </w:p>
    <w:p w:rsidR="00D22A7B" w:rsidRDefault="00D22A7B" w:rsidP="00D22A7B">
      <w:r w:rsidRPr="00D22A7B">
        <w:rPr>
          <w:noProof/>
          <w:lang w:eastAsia="en-IN"/>
        </w:rPr>
        <w:lastRenderedPageBreak/>
        <w:drawing>
          <wp:inline distT="0" distB="0" distL="0" distR="0">
            <wp:extent cx="5731510" cy="3223030"/>
            <wp:effectExtent l="0" t="0" r="2540" b="0"/>
            <wp:docPr id="37" name="Picture 37" descr="C:\Users\jaikumar\Pictures\Screenshots\Screenshot (2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aikumar\Pictures\Screenshots\Screenshot (256)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D22A7B" w:rsidRPr="00D22A7B" w:rsidRDefault="00D22A7B" w:rsidP="00D22A7B">
      <w:pPr>
        <w:rPr>
          <w:rFonts w:ascii="Segoe UI Symbol" w:hAnsi="Segoe UI Symbol" w:cs="Segoe UI Symbol"/>
        </w:rPr>
      </w:pPr>
      <w:r w:rsidRPr="00D22A7B">
        <w:rPr>
          <w:rFonts w:ascii="Segoe UI Symbol" w:hAnsi="Segoe UI Symbol" w:cs="Segoe UI Symbol"/>
        </w:rPr>
        <w:t>➢ Max Remaining Installments by Employment Length: Create a treemap to show</w:t>
      </w:r>
    </w:p>
    <w:p w:rsidR="00D22A7B" w:rsidRDefault="00D22A7B" w:rsidP="00D22A7B">
      <w:pPr>
        <w:rPr>
          <w:rFonts w:ascii="Segoe UI Symbol" w:hAnsi="Segoe UI Symbol" w:cs="Segoe UI Symbol"/>
        </w:rPr>
      </w:pPr>
      <w:r w:rsidRPr="00D22A7B">
        <w:rPr>
          <w:rFonts w:ascii="Segoe UI Symbol" w:hAnsi="Segoe UI Symbol" w:cs="Segoe UI Symbol"/>
        </w:rPr>
        <w:t>the maximum remaining installments by employment length.</w:t>
      </w:r>
    </w:p>
    <w:p w:rsidR="00D22A7B" w:rsidRDefault="00D22A7B" w:rsidP="00D22A7B">
      <w:pPr>
        <w:rPr>
          <w:rFonts w:ascii="Segoe UI Symbol" w:hAnsi="Segoe UI Symbol" w:cs="Segoe UI Symbol"/>
        </w:rPr>
      </w:pPr>
    </w:p>
    <w:p w:rsidR="00D22A7B" w:rsidRDefault="00D22A7B" w:rsidP="00D22A7B">
      <w:pPr>
        <w:rPr>
          <w:rFonts w:ascii="Segoe UI Symbol" w:hAnsi="Segoe UI Symbol" w:cs="Segoe UI Symbol"/>
        </w:rPr>
      </w:pPr>
      <w:r w:rsidRPr="00D22A7B">
        <w:rPr>
          <w:rFonts w:ascii="Segoe UI Symbol" w:hAnsi="Segoe UI Symbol" w:cs="Segoe UI Symbol"/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38" name="Picture 38" descr="C:\Users\jaikumar\Pictures\Screenshots\Screenshot (2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ikumar\Pictures\Screenshots\Screenshot (257)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>
      <w:pPr>
        <w:rPr>
          <w:rFonts w:ascii="Segoe UI Symbol" w:hAnsi="Segoe UI Symbol" w:cs="Segoe UI Symbol"/>
        </w:rPr>
      </w:pPr>
    </w:p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Sum of Delinquencies by Home Ownership: Create a bar chart to show the total</w:t>
      </w:r>
    </w:p>
    <w:p w:rsidR="00D22A7B" w:rsidRDefault="00D22A7B" w:rsidP="00D22A7B">
      <w:r>
        <w:t>number of delinquencies in the past 2 years by home ownership and filter the</w:t>
      </w:r>
    </w:p>
    <w:p w:rsidR="00D22A7B" w:rsidRDefault="00D22A7B" w:rsidP="00D22A7B">
      <w:r>
        <w:lastRenderedPageBreak/>
        <w:t>visual to display only Mortgage, Rent, and Own.</w:t>
      </w:r>
    </w:p>
    <w:p w:rsidR="00D22A7B" w:rsidRDefault="00D22A7B" w:rsidP="00D22A7B"/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39" name="Picture 39" descr="C:\Users\jaikumar\Pictures\Screenshots\Screenshot (2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jaikumar\Pictures\Screenshots\Screenshot (258)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/>
    <w:p w:rsidR="003D36DB" w:rsidRDefault="003D36DB" w:rsidP="003D36DB"/>
    <w:p w:rsidR="00D22A7B" w:rsidRDefault="00D22A7B" w:rsidP="00D22A7B">
      <w:r>
        <w:rPr>
          <w:rFonts w:ascii="Segoe UI Symbol" w:hAnsi="Segoe UI Symbol" w:cs="Segoe UI Symbol"/>
        </w:rPr>
        <w:t>➢</w:t>
      </w:r>
      <w:r>
        <w:t xml:space="preserve"> Total Amount Paid and Funded Amount Over Time: Create a line chart to display</w:t>
      </w:r>
    </w:p>
    <w:p w:rsidR="00D22A7B" w:rsidRDefault="00D22A7B" w:rsidP="00D22A7B">
      <w:r>
        <w:t>the sum of total amount paid and the sum of funded amount by the year of last</w:t>
      </w:r>
    </w:p>
    <w:p w:rsidR="003D36DB" w:rsidRDefault="00D22A7B" w:rsidP="00D22A7B">
      <w:r>
        <w:t>payment date.</w:t>
      </w:r>
    </w:p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40" name="Picture 40" descr="C:\Users\jaikumar\Pictures\Screenshots\Screenshot (25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ikumar\Pictures\Screenshots\Screenshot (259)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A7B" w:rsidRDefault="00D22A7B" w:rsidP="00D22A7B">
      <w:r>
        <w:rPr>
          <w:rFonts w:ascii="Segoe UI Symbol" w:hAnsi="Segoe UI Symbol" w:cs="Segoe UI Symbol"/>
        </w:rPr>
        <w:lastRenderedPageBreak/>
        <w:t>➢</w:t>
      </w:r>
      <w:r>
        <w:t xml:space="preserve"> KPI Visual: Create a KPI visual with the sum of total payment as the value, the</w:t>
      </w:r>
    </w:p>
    <w:p w:rsidR="00D22A7B" w:rsidRDefault="00D22A7B" w:rsidP="00D22A7B">
      <w:r>
        <w:t>year of last payment date as the trend axis, and the sum of loan amount as the</w:t>
      </w:r>
    </w:p>
    <w:p w:rsidR="00D22A7B" w:rsidRDefault="00D22A7B" w:rsidP="00D22A7B">
      <w:r>
        <w:t>target. Round off to 2 decimal points and format as $ currency.</w:t>
      </w:r>
    </w:p>
    <w:p w:rsidR="00D22A7B" w:rsidRDefault="00D22A7B" w:rsidP="00D22A7B"/>
    <w:p w:rsidR="00D22A7B" w:rsidRDefault="00D22A7B" w:rsidP="00D22A7B">
      <w:r w:rsidRPr="00D22A7B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41" name="Picture 41" descr="C:\Users\jaikumar\Pictures\Screenshots\Screenshot (26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jaikumar\Pictures\Screenshots\Screenshot (261)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E9" w:rsidRDefault="00D80DE9" w:rsidP="00D22A7B"/>
    <w:p w:rsidR="00D80DE9" w:rsidRDefault="00D80DE9" w:rsidP="00D22A7B">
      <w:r w:rsidRPr="00D80DE9">
        <w:rPr>
          <w:rFonts w:ascii="Segoe UI Symbol" w:hAnsi="Segoe UI Symbol" w:cs="Segoe UI Symbol"/>
        </w:rPr>
        <w:t>➢</w:t>
      </w:r>
      <w:r w:rsidRPr="00D80DE9">
        <w:t xml:space="preserve"> Purpose Slicer: Add a slicer for loan purpose to enable dynamic data exploration.</w:t>
      </w:r>
    </w:p>
    <w:p w:rsidR="00D80DE9" w:rsidRDefault="00D80DE9" w:rsidP="00D22A7B"/>
    <w:p w:rsidR="00D80DE9" w:rsidRDefault="00D80DE9" w:rsidP="00D22A7B">
      <w:r w:rsidRPr="00D80DE9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42" name="Picture 42" descr="C:\Users\jaikumar\Pictures\Screenshots\Screenshot (2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aikumar\Pictures\Screenshots\Screenshot (262)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E9" w:rsidRDefault="00D80DE9" w:rsidP="00D22A7B">
      <w:r>
        <w:lastRenderedPageBreak/>
        <w:t xml:space="preserve">    </w:t>
      </w:r>
      <w:r w:rsidRPr="00D80DE9">
        <w:rPr>
          <w:noProof/>
          <w:lang w:eastAsia="en-IN"/>
        </w:rPr>
        <w:drawing>
          <wp:inline distT="0" distB="0" distL="0" distR="0">
            <wp:extent cx="5660586" cy="3183147"/>
            <wp:effectExtent l="0" t="0" r="0" b="0"/>
            <wp:docPr id="49" name="Picture 49" descr="C:\Users\jaikumar\Pictures\Screenshots\Screenshot (2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jaikumar\Pictures\Screenshots\Screenshot (264)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36" cy="319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E9" w:rsidRDefault="00D80DE9" w:rsidP="00D22A7B"/>
    <w:p w:rsidR="00D80DE9" w:rsidRDefault="00D80DE9" w:rsidP="00D22A7B"/>
    <w:p w:rsidR="00142FBC" w:rsidRDefault="00D80DE9" w:rsidP="00D22A7B">
      <w:r w:rsidRPr="00D80DE9">
        <w:rPr>
          <w:noProof/>
          <w:lang w:eastAsia="en-IN"/>
        </w:rPr>
        <w:drawing>
          <wp:inline distT="0" distB="0" distL="0" distR="0">
            <wp:extent cx="5720949" cy="3217090"/>
            <wp:effectExtent l="0" t="0" r="0" b="2540"/>
            <wp:docPr id="48" name="Picture 48" descr="C:\Users\jaikumar\Pictures\Screenshots\Screenshot (2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aikumar\Pictures\Screenshots\Screenshot (265)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69" cy="323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</w:t>
      </w:r>
    </w:p>
    <w:p w:rsidR="00142FBC" w:rsidRDefault="00142FBC" w:rsidP="00D22A7B"/>
    <w:p w:rsidR="00142FBC" w:rsidRDefault="00142FBC" w:rsidP="00D22A7B"/>
    <w:p w:rsidR="00142FBC" w:rsidRDefault="00142FBC" w:rsidP="00D22A7B"/>
    <w:p w:rsidR="00142FBC" w:rsidRDefault="00142FBC" w:rsidP="00D22A7B"/>
    <w:p w:rsidR="00142FBC" w:rsidRDefault="00142FBC" w:rsidP="00D22A7B"/>
    <w:p w:rsidR="00D80DE9" w:rsidRPr="00142FBC" w:rsidRDefault="00D80DE9" w:rsidP="00142FBC">
      <w:pPr>
        <w:ind w:left="2160" w:firstLine="720"/>
        <w:rPr>
          <w:b/>
          <w:sz w:val="36"/>
          <w:szCs w:val="36"/>
        </w:rPr>
      </w:pPr>
      <w:r w:rsidRPr="00142FBC">
        <w:rPr>
          <w:b/>
          <w:sz w:val="36"/>
          <w:szCs w:val="36"/>
        </w:rPr>
        <w:lastRenderedPageBreak/>
        <w:t>Borrower Performance Analysis</w:t>
      </w:r>
    </w:p>
    <w:p w:rsidR="00D80DE9" w:rsidRDefault="00D80DE9" w:rsidP="00D22A7B"/>
    <w:p w:rsidR="00D80DE9" w:rsidRDefault="00D80DE9" w:rsidP="00D22A7B">
      <w:r w:rsidRPr="00D80DE9">
        <w:rPr>
          <w:noProof/>
          <w:lang w:eastAsia="en-IN"/>
        </w:rPr>
        <w:drawing>
          <wp:inline distT="0" distB="0" distL="0" distR="0">
            <wp:extent cx="5731510" cy="3223030"/>
            <wp:effectExtent l="0" t="0" r="2540" b="0"/>
            <wp:docPr id="47" name="Picture 47" descr="C:\Users\jaikumar\Pictures\Screenshots\Screenshot (2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jaikumar\Pictures\Screenshots\Screenshot (268)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DE9" w:rsidRDefault="00D80DE9" w:rsidP="00D22A7B"/>
    <w:p w:rsidR="00D80DE9" w:rsidRDefault="00D80DE9" w:rsidP="00D22A7B"/>
    <w:p w:rsidR="00D80DE9" w:rsidRPr="003D36DB" w:rsidRDefault="00D80DE9" w:rsidP="00D22A7B">
      <w:pPr>
        <w:rPr>
          <w:rPrChange w:id="131" w:author="jaikumar rajendran" w:date="2024-09-16T13:24:00Z">
            <w:rPr>
              <w:b/>
            </w:rPr>
          </w:rPrChange>
        </w:rPr>
      </w:pPr>
    </w:p>
    <w:sectPr w:rsidR="00D80DE9" w:rsidRPr="003D3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EE3" w:rsidRDefault="007C4EE3" w:rsidP="00D22A7B">
      <w:pPr>
        <w:spacing w:after="0" w:line="240" w:lineRule="auto"/>
      </w:pPr>
      <w:r>
        <w:separator/>
      </w:r>
    </w:p>
  </w:endnote>
  <w:endnote w:type="continuationSeparator" w:id="0">
    <w:p w:rsidR="007C4EE3" w:rsidRDefault="007C4EE3" w:rsidP="00D22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EE3" w:rsidRDefault="007C4EE3" w:rsidP="00D22A7B">
      <w:pPr>
        <w:spacing w:after="0" w:line="240" w:lineRule="auto"/>
      </w:pPr>
      <w:r>
        <w:separator/>
      </w:r>
    </w:p>
  </w:footnote>
  <w:footnote w:type="continuationSeparator" w:id="0">
    <w:p w:rsidR="007C4EE3" w:rsidRDefault="007C4EE3" w:rsidP="00D22A7B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jaikumar rajendran">
    <w15:presenceInfo w15:providerId="Windows Live" w15:userId="a2702f39e35991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B8B"/>
    <w:rsid w:val="000002DD"/>
    <w:rsid w:val="00004ECE"/>
    <w:rsid w:val="000A2EBC"/>
    <w:rsid w:val="00103A4E"/>
    <w:rsid w:val="00142FBC"/>
    <w:rsid w:val="00155E5D"/>
    <w:rsid w:val="00160049"/>
    <w:rsid w:val="001B24EE"/>
    <w:rsid w:val="002E16A8"/>
    <w:rsid w:val="003D36DB"/>
    <w:rsid w:val="00480DF2"/>
    <w:rsid w:val="00701FEB"/>
    <w:rsid w:val="00753EE6"/>
    <w:rsid w:val="007C4EE3"/>
    <w:rsid w:val="007E73A5"/>
    <w:rsid w:val="0088610D"/>
    <w:rsid w:val="00943E09"/>
    <w:rsid w:val="009C2B8B"/>
    <w:rsid w:val="009D64FD"/>
    <w:rsid w:val="00A46565"/>
    <w:rsid w:val="00A55065"/>
    <w:rsid w:val="00B4456C"/>
    <w:rsid w:val="00C82DC5"/>
    <w:rsid w:val="00CF26A7"/>
    <w:rsid w:val="00D22A7B"/>
    <w:rsid w:val="00D80DE9"/>
    <w:rsid w:val="00DB412F"/>
    <w:rsid w:val="00DD2863"/>
    <w:rsid w:val="00E20FCA"/>
    <w:rsid w:val="00EF67CA"/>
    <w:rsid w:val="00F3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988C2-FC74-48B0-A5F0-DDFC37DD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DB412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41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12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22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A7B"/>
  </w:style>
  <w:style w:type="paragraph" w:styleId="Footer">
    <w:name w:val="footer"/>
    <w:basedOn w:val="Normal"/>
    <w:link w:val="FooterChar"/>
    <w:uiPriority w:val="99"/>
    <w:unhideWhenUsed/>
    <w:rsid w:val="00D22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jaikumar rajendran</dc:creator>
  <cp:keywords/>
  <dc:description/>
  <cp:lastModifiedBy>jaikumar rajendran</cp:lastModifiedBy>
  <cp:revision>14</cp:revision>
  <dcterms:created xsi:type="dcterms:W3CDTF">2024-09-16T07:47:00Z</dcterms:created>
  <dcterms:modified xsi:type="dcterms:W3CDTF">2024-09-18T07:42:00Z</dcterms:modified>
</cp:coreProperties>
</file>